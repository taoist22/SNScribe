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15="http://schemas.microsoft.com/office/word/2012/wordml" xmlns:mc="http://schemas.openxmlformats.org/markup-compatibility/2006" mc:Ignorable="w14 w15">
  <w:body>
    <w:p>
      <w:r>
        <w:rPr>
          <w:b/>
        </w:rPr>
        <w:t xml:space="preserve">DOCX comments test — open this in Office 365 and tell me what you see at A, B, C and D.</w:t>
      </w:r>
    </w:p>
    <w:p>
      <w:r>
        <w:t xml:space="preserve">A. </w:t>
      </w:r>
      <w:commentRangeStart w:id="0"/>
      <w:commentRangeStart w:id="1"/>
      <w:r>
        <w:t xml:space="preserve">This sentence has a typed comment, with a reply.</w:t>
      </w:r>
      <w:commentRangeEnd w:id="0"/>
      <w:r>
        <w:commentReference w:id="0"/>
      </w:r>
      <w:commentRangeEnd w:id="1"/>
      <w:r>
        <w:commentReference w:id="1"/>
      </w:r>
    </w:p>
    <w:p>
      <w:r>
        <w:t xml:space="preserve">B. </w:t>
      </w:r>
      <w:commentRangeStart w:id="2"/>
      <w:r>
        <w:t xml:space="preserve">This sentence has a comment whose content is a HANDWRITING PICTURE.</w:t>
      </w:r>
      <w:commentRangeEnd w:id="2"/>
      <w:r>
        <w:commentReference w:id="2"/>
      </w:r>
    </w:p>
    <w:p>
      <w:r>
        <w:drawing>
          <wp:anchor distT="0" distB="0" distL="0" distR="0" simplePos="0" relativeHeight="2" behindDoc="0" locked="0" layoutInCell="1" allowOverlap="1">
            <wp:simplePos x="0" y="0"/>
            <wp:positionH relativeFrom="rightMargin">
              <wp:posOffset>45720</wp:posOffset>
            </wp:positionH>
            <wp:positionV relativeFrom="paragraph">
              <wp:posOffset>0</wp:posOffset>
            </wp:positionV>
            <wp:extent cx="822960" cy="356616"/>
            <wp:effectExtent l="0" t="0" r="0" b="0"/>
            <wp:wrapNone/>
            <wp:docPr id="2" name="Margin in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gin ink"/>
                    <pic:cNvPicPr/>
                  </pic:nvPicPr>
                  <pic:blipFill>
                    <a:blip r:embed="rIdInk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C. This paragraph has the same handwriting picture floating in the RIGHT MARGIN beside it (not a comment). Some more words so the paragraph runs to a second line on the page.</w:t>
      </w:r>
    </w:p>
    <w:p>
      <w:r>
        <w:t xml:space="preserve">D. Tracked changes: </w:t>
      </w:r>
      <w:ins w:id="10" w:author="DOCX test" w:date="2026-09-26T20:00:00Z">
        <w:r>
          <w:t xml:space="preserve">this was inserted</w:t>
        </w:r>
      </w:ins>
      <w:r>
        <w:t xml:space="preserve"> and </w:t>
      </w:r>
      <w:del w:id="11" w:author="DOCX test" w:date="2026-09-26T20:00:00Z">
        <w:r>
          <w:delText xml:space="preserve">this was deleted</w:delText>
        </w:r>
      </w:del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15="http://schemas.microsoft.com/office/word/2012/wordml" xmlns:mc="http://schemas.openxmlformats.org/markup-compatibility/2006" mc:Ignorable="w14 w15">
  <w:comment w:id="0" w:author="DOCX test" w:date="2026-09-26T20:00:00Z" w:initials="DT">
    <w:p w14:paraId="1A000001" w14:textId="77777777">
      <w:pPr>
        <w:pStyle w:val="CommentText"/>
      </w:pPr>
      <w:r>
        <w:annotationRef/>
      </w:r>
      <w:r>
        <w:t xml:space="preserve">A typed comment.</w:t>
      </w:r>
    </w:p>
  </w:comment>
  <w:comment w:id="1" w:author="CT" w:date="2026-09-26T20:00:00Z" w:initials="CT">
    <w:p w14:paraId="1A000002" w14:textId="77777777">
      <w:pPr>
        <w:pStyle w:val="CommentText"/>
      </w:pPr>
      <w:r>
        <w:annotationRef/>
      </w:r>
      <w:r>
        <w:t xml:space="preserve">A reply to it.</w:t>
      </w:r>
    </w:p>
  </w:comment>
  <w:comment w:id="2" w:author="DOCX test" w:date="2026-09-26T20:00:00Z" w:initials="DT">
    <w:p w14:paraId="1A000003" w14:textId="77777777">
      <w:pPr>
        <w:pStyle w:val="CommentText"/>
      </w:pPr>
      <w:r>
        <w:annotationRef/>
      </w:r>
      <w:r>
        <w:drawing>
          <wp:inline distT="0" distB="0" distL="0" distR="0">
            <wp:extent cx="1463040" cy="633984"/>
            <wp:docPr id="1" name="Ink no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k note"/>
                    <pic:cNvPicPr/>
                  </pic:nvPicPr>
                  <pic:blipFill>
                    <a:blip r:embed="rIdInk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15="http://schemas.microsoft.com/office/word/2012/wordml" xmlns:mc="http://schemas.openxmlformats.org/markup-compatibility/2006" mc:Ignorable="w14 w15">
  <w15:commentEx w15:paraId="1A000001" w15:done="0"/>
  <w15:commentEx w15:paraId="1A000002" w15:paraIdParent="1A000001" w15:done="0"/>
  <w15:commentEx w15:paraId="1A000003" w15:done="0"/>
</w15:commentsEx>
</file>

<file path=word/_rels/comments.xml.rels><?xml version="1.0" encoding="UTF-8" standalone="yes"?><Relationships xmlns="http://schemas.openxmlformats.org/package/2006/relationships"><Relationship Id="rIdInk" Type="http://schemas.openxmlformats.org/officeDocument/2006/relationships/image" Target="media/ink.png"/></Relationships>
</file>

<file path=word/_rels/document.xml.rels><?xml version="1.0" encoding="UTF-8" standalone="yes"?><Relationships xmlns="http://schemas.openxmlformats.org/package/2006/relationships"><Relationship Id="rIdC" Type="http://schemas.openxmlformats.org/officeDocument/2006/relationships/comments" Target="comments.xml"/><Relationship Id="rIdCx" Type="http://schemas.microsoft.com/office/2011/relationships/commentsExtended" Target="commentsExtended.xml"/><Relationship Id="rIdInk2" Type="http://schemas.openxmlformats.org/officeDocument/2006/relationships/image" Target="media/ink.png"/></Relationships>
</file>